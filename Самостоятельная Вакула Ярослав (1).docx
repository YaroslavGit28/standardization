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0505" w14:textId="1AEE38CB" w:rsidR="001B18CD" w:rsidRDefault="009C5B08" w:rsidP="009C5B08">
      <w:pPr>
        <w:pStyle w:val="a3"/>
        <w:rPr>
          <w:ins w:id="0" w:author="Ярослав Вакула" w:date="2026-09-29T09:46:00Z"/>
        </w:rPr>
      </w:pPr>
      <w:r>
        <w:t>Самостоятельная работа по техническому регулированию в ИКТ</w:t>
      </w:r>
      <w:ins w:id="1" w:author="Ярослав Вакула" w:date="2026-09-29T09:44:00Z">
        <w:r w:rsidR="001B18CD">
          <w:br/>
          <w:t>Выполнил: Вакула Ярослав Гуфронович</w:t>
        </w:r>
      </w:ins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ins w:id="2" w:author="Ярослав Вакула" w:date="2026-09-29T09:45:00Z">
        <w:r w:rsidR="001B18CD">
          <w:t>Ответ:</w:t>
        </w:r>
      </w:ins>
      <w:ins w:id="3" w:author="Ярослав Вакула" w:date="2026-09-29T09:49:00Z">
        <w:r w:rsidR="001B18CD">
          <w:t xml:space="preserve"> </w:t>
        </w:r>
      </w:ins>
      <w:del w:id="4" w:author="Ярослав Вакула" w:date="2026-09-29T09:45:00Z">
        <w:r w:rsidDel="001B18CD">
          <w:br/>
          <w:delText>· а) ГОСТ Р</w:delText>
        </w:r>
        <w:r w:rsidDel="001B18CD">
          <w:br/>
          <w:delText xml:space="preserve">· </w:delText>
        </w:r>
      </w:del>
      <w:r>
        <w:t>б) Технический регламент</w:t>
      </w:r>
      <w:del w:id="5" w:author="Ярослав Вакула" w:date="2026-09-29T09:46:00Z">
        <w:r w:rsidDel="001B18CD">
          <w:br/>
        </w:r>
      </w:del>
      <w:del w:id="6" w:author="Ярослав Вакула" w:date="2026-09-29T09:45:00Z">
        <w:r w:rsidDel="001B18CD">
          <w:delText>· в) СТО</w:delText>
        </w:r>
      </w:del>
      <w:del w:id="7" w:author="Ярослав Вакула" w:date="2026-09-29T09:46:00Z">
        <w:r w:rsidDel="001B18CD">
          <w:br/>
        </w:r>
      </w:del>
      <w:del w:id="8" w:author="Ярослав Вакула" w:date="2026-09-29T09:45:00Z">
        <w:r w:rsidDel="001B18CD">
          <w:delText>· г) ТУ</w:delText>
        </w:r>
      </w:del>
      <w:r>
        <w:br/>
      </w:r>
      <w:r>
        <w:br/>
        <w:t>А2. Что такое ОКС?</w:t>
      </w:r>
      <w:r>
        <w:br/>
      </w:r>
      <w:ins w:id="9" w:author="Ярослав Вакула" w:date="2026-09-29T09:46:00Z">
        <w:r w:rsidR="001B18CD">
          <w:t>Ответ:</w:t>
        </w:r>
      </w:ins>
      <w:del w:id="10" w:author="Ярослав Вакула" w:date="2026-09-29T09:46:00Z">
        <w:r w:rsidDel="001B18CD">
          <w:br/>
        </w:r>
      </w:del>
      <w:del w:id="11" w:author="Ярослав Вакула" w:date="2026-09-29T09:49:00Z">
        <w:r w:rsidDel="001B18CD">
          <w:delText>·</w:delText>
        </w:r>
      </w:del>
      <w:r>
        <w:t xml:space="preserve"> а) Общероссийский классификатор стандартов</w:t>
      </w:r>
    </w:p>
    <w:p w14:paraId="04A3E074" w14:textId="77777777" w:rsidR="001B18CD" w:rsidRDefault="009C5B08" w:rsidP="009C5B08">
      <w:pPr>
        <w:pStyle w:val="a3"/>
        <w:rPr>
          <w:ins w:id="12" w:author="Ярослав Вакула" w:date="2026-09-29T09:46:00Z"/>
        </w:rPr>
      </w:pPr>
      <w:del w:id="13" w:author="Ярослав Вакула" w:date="2026-09-29T09:46:00Z">
        <w:r w:rsidDel="001B18CD">
          <w:br/>
          <w:delText>· б) Общероссийский классификатор продукции</w:delText>
        </w:r>
        <w:r w:rsidDel="001B18CD">
          <w:br/>
          <w:delText>· в) Орган по контролю стандартов</w:delText>
        </w:r>
        <w:r w:rsidDel="001B18CD">
          <w:br/>
          <w:delText>· г) Основной комплект схем</w:delText>
        </w:r>
        <w:r w:rsidDel="001B18CD">
          <w:br/>
        </w:r>
      </w:del>
      <w:r>
        <w:br/>
        <w:t>А3. ГОСТ 34.601-90 регламентирует:</w:t>
      </w:r>
    </w:p>
    <w:p w14:paraId="0F218908" w14:textId="77777777" w:rsidR="001B18CD" w:rsidRDefault="001B18CD" w:rsidP="009C5B08">
      <w:pPr>
        <w:pStyle w:val="a3"/>
        <w:rPr>
          <w:ins w:id="14" w:author="Ярослав Вакула" w:date="2026-09-29T09:50:00Z"/>
        </w:rPr>
      </w:pPr>
      <w:ins w:id="15" w:author="Ярослав Вакула" w:date="2026-09-29T09:46:00Z">
        <w:r>
          <w:t>Ответ:</w:t>
        </w:r>
      </w:ins>
      <w:del w:id="16" w:author="Ярослав Вакула" w:date="2026-09-29T09:46:00Z">
        <w:r w:rsidR="009C5B08" w:rsidDel="001B18CD">
          <w:br/>
        </w:r>
        <w:r w:rsidR="009C5B08" w:rsidDel="001B18CD">
          <w:br/>
          <w:delText>· а) стадии разработки ПО</w:delText>
        </w:r>
      </w:del>
      <w:del w:id="17" w:author="Ярослав Вакула" w:date="2026-09-29T09:49:00Z">
        <w:r w:rsidR="009C5B08" w:rsidDel="001B18CD">
          <w:br/>
          <w:delText xml:space="preserve">· </w:delText>
        </w:r>
      </w:del>
      <w:ins w:id="18" w:author="Ярослав Вакула" w:date="2026-09-29T09:49:00Z">
        <w:r>
          <w:t xml:space="preserve"> </w:t>
        </w:r>
      </w:ins>
      <w:r w:rsidR="009C5B08">
        <w:t>б) стадии создания автоматизированных систем</w:t>
      </w:r>
      <w:del w:id="19" w:author="Ярослав Вакула" w:date="2026-09-29T09:47:00Z">
        <w:r w:rsidR="009C5B08" w:rsidDel="001B18CD">
          <w:br/>
          <w:delText>· в) структуру ТУ</w:delText>
        </w:r>
        <w:r w:rsidR="009C5B08" w:rsidDel="001B18CD">
          <w:br/>
          <w:delText>· г) правила маркировки</w:delText>
        </w:r>
      </w:del>
      <w:r w:rsidR="009C5B08">
        <w:br/>
      </w:r>
      <w:r w:rsidR="009C5B08">
        <w:br/>
        <w:t>А4. Какой стандарт устанавливает стадии разработки программ?</w:t>
      </w:r>
      <w:r w:rsidR="009C5B08">
        <w:br/>
      </w:r>
      <w:ins w:id="20" w:author="Ярослав Вакула" w:date="2026-09-29T09:47:00Z">
        <w:r>
          <w:t>Ответ:</w:t>
        </w:r>
      </w:ins>
      <w:ins w:id="21" w:author="Ярослав Вакула" w:date="2026-09-29T09:49:00Z">
        <w:r>
          <w:t xml:space="preserve"> </w:t>
        </w:r>
      </w:ins>
      <w:del w:id="22" w:author="Ярослав Вакула" w:date="2026-09-29T09:49:00Z">
        <w:r w:rsidR="009C5B08" w:rsidDel="001B18CD">
          <w:br/>
        </w:r>
      </w:del>
      <w:del w:id="23" w:author="Ярослав Вакула" w:date="2026-09-29T09:47:00Z">
        <w:r w:rsidR="009C5B08" w:rsidDel="001B18CD">
          <w:delText>· а) ГОСТ 34.602</w:delText>
        </w:r>
        <w:r w:rsidR="009C5B08" w:rsidDel="001B18CD">
          <w:br/>
        </w:r>
      </w:del>
      <w:del w:id="24" w:author="Ярослав Вакула" w:date="2026-09-29T09:49:00Z">
        <w:r w:rsidR="009C5B08" w:rsidDel="001B18CD">
          <w:delText xml:space="preserve">· </w:delText>
        </w:r>
      </w:del>
      <w:r w:rsidR="009C5B08">
        <w:t>б) ГОСТ 19.102-77</w:t>
      </w:r>
      <w:r w:rsidR="009C5B08">
        <w:br/>
      </w:r>
      <w:del w:id="25" w:author="Ярослав Вакула" w:date="2026-09-29T09:47:00Z">
        <w:r w:rsidR="009C5B08" w:rsidDel="001B18CD">
          <w:delText>· в) ГОСТ 2.104</w:delText>
        </w:r>
        <w:r w:rsidR="009C5B08" w:rsidDel="001B18CD">
          <w:br/>
          <w:delText>· г) ГОСТ 8.417</w:delText>
        </w:r>
      </w:del>
      <w:r w:rsidR="009C5B08">
        <w:br/>
      </w:r>
      <w:r w:rsidR="009C5B08">
        <w:br/>
        <w:t>А5. Схема декларирования 3д применяется для:</w:t>
      </w:r>
      <w:r w:rsidR="009C5B08">
        <w:br/>
      </w:r>
      <w:ins w:id="26" w:author="Ярослав Вакула" w:date="2026-09-29T09:47:00Z">
        <w:r>
          <w:t>Ответ:</w:t>
        </w:r>
      </w:ins>
      <w:ins w:id="27" w:author="Ярослав Вакула" w:date="2026-09-29T09:48:00Z">
        <w:r>
          <w:t xml:space="preserve"> </w:t>
        </w:r>
      </w:ins>
      <w:del w:id="28" w:author="Ярослав Вакула" w:date="2026-09-29T09:48:00Z">
        <w:r w:rsidR="009C5B08" w:rsidDel="001B18CD">
          <w:br/>
        </w:r>
      </w:del>
      <w:del w:id="29" w:author="Ярослав Вакула" w:date="2026-09-29T09:47:00Z">
        <w:r w:rsidR="009C5B08" w:rsidDel="001B18CD">
          <w:delText>· а) партии товара</w:delText>
        </w:r>
      </w:del>
      <w:del w:id="30" w:author="Ярослав Вакула" w:date="2026-09-29T09:48:00Z">
        <w:r w:rsidR="009C5B08" w:rsidDel="001B18CD">
          <w:br/>
          <w:delText xml:space="preserve">· </w:delText>
        </w:r>
      </w:del>
      <w:r w:rsidR="009C5B08">
        <w:t>б) серийного выпуска</w:t>
      </w:r>
      <w:del w:id="31" w:author="Ярослав Вакула" w:date="2026-09-29T09:47:00Z">
        <w:r w:rsidR="009C5B08" w:rsidDel="001B18CD">
          <w:br/>
          <w:delText>· в) единичного изделия</w:delText>
        </w:r>
        <w:r w:rsidR="009C5B08" w:rsidDel="001B18CD">
          <w:br/>
          <w:delText>· г) импортной продукции разово</w:delText>
        </w:r>
      </w:del>
      <w:r w:rsidR="009C5B08">
        <w:br/>
      </w:r>
      <w:r w:rsidR="009C5B08">
        <w:br/>
        <w:t>А6. Знак ЕАС подтверждает соответствие:</w:t>
      </w:r>
      <w:r w:rsidR="009C5B08">
        <w:br/>
      </w:r>
      <w:r w:rsidR="009C5B08">
        <w:br/>
      </w:r>
      <w:del w:id="32" w:author="Ярослав Вакула" w:date="2026-09-29T09:48:00Z">
        <w:r w:rsidR="009C5B08" w:rsidDel="001B18CD">
          <w:delText>· а) только российским ГОСТам</w:delText>
        </w:r>
      </w:del>
      <w:ins w:id="33" w:author="Ярослав Вакула" w:date="2026-09-29T09:48:00Z">
        <w:r>
          <w:t xml:space="preserve">Ответ: </w:t>
        </w:r>
      </w:ins>
      <w:del w:id="34" w:author="Ярослав Вакула" w:date="2026-09-29T09:48:00Z">
        <w:r w:rsidR="009C5B08" w:rsidDel="001B18CD">
          <w:br/>
          <w:delText xml:space="preserve">· </w:delText>
        </w:r>
      </w:del>
      <w:r w:rsidR="009C5B08">
        <w:t>б) техническим регламентам ЕАЭС</w:t>
      </w:r>
      <w:r w:rsidR="009C5B08">
        <w:br/>
      </w:r>
      <w:del w:id="35" w:author="Ярослав Вакула" w:date="2026-09-29T09:48:00Z">
        <w:r w:rsidR="009C5B08" w:rsidDel="001B18CD">
          <w:delText>· в) международным стандартам ISO</w:delText>
        </w:r>
        <w:r w:rsidR="009C5B08" w:rsidDel="001B18CD">
          <w:br/>
          <w:delText>· г) требованиям Росаккредитации</w:delText>
        </w:r>
      </w:del>
      <w:r w:rsidR="009C5B08">
        <w:br/>
      </w:r>
      <w:r w:rsidR="009C5B08">
        <w:br/>
        <w:t>А7. Что такое аккредитация?</w:t>
      </w:r>
      <w:r w:rsidR="009C5B08">
        <w:br/>
      </w:r>
      <w:r w:rsidR="009C5B08">
        <w:br/>
      </w:r>
      <w:del w:id="36" w:author="Ярослав Вакула" w:date="2026-09-29T09:48:00Z">
        <w:r w:rsidR="009C5B08" w:rsidDel="001B18CD">
          <w:delText>· а) выдача сертификата</w:delText>
        </w:r>
        <w:r w:rsidR="009C5B08" w:rsidDel="001B18CD">
          <w:br/>
        </w:r>
      </w:del>
      <w:ins w:id="37" w:author="Ярослав Вакула" w:date="2026-09-29T09:48:00Z">
        <w:r>
          <w:t xml:space="preserve">Ответ: </w:t>
        </w:r>
      </w:ins>
      <w:del w:id="38" w:author="Ярослав Вакула" w:date="2026-09-29T09:48:00Z">
        <w:r w:rsidR="009C5B08" w:rsidDel="001B18CD">
          <w:delText xml:space="preserve">· </w:delText>
        </w:r>
      </w:del>
      <w:r w:rsidR="009C5B08">
        <w:t>б) официальное признание компетентности органа</w:t>
      </w:r>
      <w:r w:rsidR="009C5B08">
        <w:br/>
      </w:r>
      <w:del w:id="39" w:author="Ярослав Вакула" w:date="2026-09-29T09:48:00Z">
        <w:r w:rsidR="009C5B08" w:rsidDel="001B18CD">
          <w:delText>· в) проверка продукции</w:delText>
        </w:r>
        <w:r w:rsidR="009C5B08" w:rsidDel="001B18CD">
          <w:br/>
          <w:delText>· г) регистрация декларации</w:delText>
        </w:r>
      </w:del>
      <w:r w:rsidR="009C5B08">
        <w:br/>
      </w:r>
      <w:r w:rsidR="009C5B08">
        <w:br/>
        <w:t>А8. ГОСТ 19.201-78 — это:</w:t>
      </w:r>
      <w:r w:rsidR="009C5B08">
        <w:br/>
      </w:r>
      <w:del w:id="40" w:author="Ярослав Вакула" w:date="2026-09-29T09:49:00Z">
        <w:r w:rsidR="009C5B08" w:rsidDel="001B18CD">
          <w:br/>
          <w:delText>· а) Руководство оператора</w:delText>
        </w:r>
      </w:del>
      <w:r w:rsidR="009C5B08">
        <w:br/>
      </w:r>
      <w:ins w:id="41" w:author="Ярослав Вакула" w:date="2026-09-29T09:49:00Z">
        <w:r>
          <w:t>Ответ:</w:t>
        </w:r>
      </w:ins>
      <w:del w:id="42" w:author="Ярослав Вакула" w:date="2026-09-29T09:49:00Z">
        <w:r w:rsidR="009C5B08" w:rsidDel="001B18CD">
          <w:delText>·</w:delText>
        </w:r>
      </w:del>
      <w:r w:rsidR="009C5B08">
        <w:t xml:space="preserve"> б) Техническое задание</w:t>
      </w:r>
      <w:del w:id="43" w:author="Ярослав Вакула" w:date="2026-09-29T09:49:00Z">
        <w:r w:rsidR="009C5B08" w:rsidDel="001B18CD">
          <w:br/>
          <w:delText>· в) Текст программы</w:delText>
        </w:r>
        <w:r w:rsidR="009C5B08" w:rsidDel="001B18CD">
          <w:br/>
          <w:delText>· г) Пояснительная записка</w:delText>
        </w:r>
      </w:del>
      <w:r w:rsidR="009C5B08">
        <w:br/>
      </w:r>
      <w:r w:rsidR="009C5B08">
        <w:br/>
        <w:t>А9. В шифре «ГОСТ Р 54872-2011» число 2011 означает:</w:t>
      </w:r>
      <w:r w:rsidR="009C5B08">
        <w:br/>
      </w:r>
      <w:del w:id="44" w:author="Ярослав Вакула" w:date="2026-09-29T09:49:00Z">
        <w:r w:rsidR="009C5B08" w:rsidDel="001B18CD">
          <w:br/>
          <w:delText>· а) номер стандарта</w:delText>
        </w:r>
      </w:del>
      <w:r w:rsidR="009C5B08">
        <w:br/>
      </w:r>
      <w:ins w:id="45" w:author="Ярослав Вакула" w:date="2026-09-29T09:49:00Z">
        <w:r>
          <w:t>Ответ:</w:t>
        </w:r>
      </w:ins>
      <w:del w:id="46" w:author="Ярослав Вакула" w:date="2026-09-29T09:49:00Z">
        <w:r w:rsidR="009C5B08" w:rsidDel="001B18CD">
          <w:delText>·</w:delText>
        </w:r>
      </w:del>
      <w:r w:rsidR="009C5B08">
        <w:t xml:space="preserve"> б) год утверждения</w:t>
      </w:r>
      <w:r w:rsidR="009C5B08">
        <w:br/>
      </w:r>
      <w:del w:id="47" w:author="Ярослав Вакула" w:date="2026-09-29T09:49:00Z">
        <w:r w:rsidR="009C5B08" w:rsidDel="001B18CD">
          <w:delText>· в) код ОКС</w:delText>
        </w:r>
        <w:r w:rsidR="009C5B08" w:rsidDel="001B18CD">
          <w:br/>
          <w:delText>· г) количество страниц</w:delText>
        </w:r>
      </w:del>
      <w:r w:rsidR="009C5B08">
        <w:br/>
      </w:r>
      <w:r w:rsidR="009C5B08">
        <w:br/>
        <w:t>А10. Параметрический ряд — это:</w:t>
      </w:r>
      <w:r w:rsidR="009C5B08">
        <w:br/>
      </w:r>
      <w:del w:id="48" w:author="Ярослав Вакула" w:date="2026-09-29T09:50:00Z">
        <w:r w:rsidR="009C5B08" w:rsidDel="001B18CD">
          <w:br/>
          <w:delText>· а) список ГОСТов</w:delText>
        </w:r>
      </w:del>
      <w:r w:rsidR="009C5B08">
        <w:br/>
      </w:r>
      <w:ins w:id="49" w:author="Ярослав Вакула" w:date="2026-09-29T09:49:00Z">
        <w:r>
          <w:t>Ответ</w:t>
        </w:r>
      </w:ins>
      <w:ins w:id="50" w:author="Ярослав Вакула" w:date="2026-09-29T09:50:00Z">
        <w:r>
          <w:t>:</w:t>
        </w:r>
      </w:ins>
      <w:del w:id="51" w:author="Ярослав Вакула" w:date="2026-09-29T09:49:00Z">
        <w:r w:rsidR="009C5B08" w:rsidDel="001B18CD">
          <w:delText>·</w:delText>
        </w:r>
      </w:del>
      <w:r w:rsidR="009C5B08">
        <w:t xml:space="preserve"> б) упорядоченная совокупность числовых значений параметров</w:t>
      </w:r>
      <w:del w:id="52" w:author="Ярослав Вакула" w:date="2026-09-29T09:50:00Z">
        <w:r w:rsidR="009C5B08" w:rsidDel="001B18CD">
          <w:br/>
          <w:delText>· в) перечень сертификатов</w:delText>
        </w:r>
        <w:r w:rsidR="009C5B08" w:rsidDel="001B18CD">
          <w:br/>
          <w:delText>· г) иерархия стандартов</w:delText>
        </w:r>
      </w:del>
      <w:r w:rsidR="009C5B08">
        <w:br/>
      </w:r>
      <w:r w:rsidR="009C5B08">
        <w:br/>
        <w:t>---</w:t>
      </w:r>
      <w:r w:rsidR="009C5B08">
        <w:br/>
      </w:r>
    </w:p>
    <w:p w14:paraId="654F6955" w14:textId="77777777" w:rsidR="00A047AB" w:rsidDel="00A047AB" w:rsidRDefault="009C5B08" w:rsidP="009C5B08">
      <w:pPr>
        <w:pStyle w:val="a3"/>
        <w:rPr>
          <w:ins w:id="53" w:author="Ярослав Вакула" w:date="2026-09-29T09:59:00Z"/>
        </w:rPr>
      </w:pPr>
      <w:r>
        <w:lastRenderedPageBreak/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54" w:author="Ярослав Вакула" w:date="2026-09-29T09:51:00Z">
        <w:r w:rsidR="001B18CD">
          <w:t xml:space="preserve"> документ, в котором заявитель подтверждает, что продукция соответствует установленным требования</w:t>
        </w:r>
      </w:ins>
      <w:r>
        <w:br/>
        <w:t>2. Сертификат соответствия —</w:t>
      </w:r>
      <w:ins w:id="55" w:author="Ярослав Вакула" w:date="2026-09-29T09:52:00Z">
        <w:r w:rsidR="001B18CD">
          <w:t xml:space="preserve"> документ, подтверждающий что продукция соответствует требования</w:t>
        </w:r>
      </w:ins>
      <w:r>
        <w:br/>
        <w:t>3. Заявитель —</w:t>
      </w:r>
      <w:ins w:id="56" w:author="Ярослав Вакула" w:date="2026-09-29T09:52:00Z">
        <w:r w:rsidR="001B18CD">
          <w:t xml:space="preserve"> организация или </w:t>
        </w:r>
      </w:ins>
      <w:ins w:id="57" w:author="Ярослав Вакула" w:date="2026-09-29T09:53:00Z">
        <w:r w:rsidR="001B18CD">
          <w:t>ИП, который обращается для подтверждения соответствия продукции и отвечает за неё</w:t>
        </w:r>
      </w:ins>
      <w:r>
        <w:br/>
        <w:t>4. Схема подтверждения соответствия —</w:t>
      </w:r>
      <w:ins w:id="58" w:author="Ярослав Вакула" w:date="2026-09-29T09:53:00Z">
        <w:r w:rsidR="001B18CD">
          <w:t xml:space="preserve"> схема дейс</w:t>
        </w:r>
      </w:ins>
      <w:ins w:id="59" w:author="Ярослав Вакула" w:date="2026-09-29T09:54:00Z">
        <w:r w:rsidR="001B18CD">
          <w:t xml:space="preserve">твий, по которому проверяется </w:t>
        </w:r>
        <w:r w:rsidR="00A047AB">
          <w:t>соответствие</w:t>
        </w:r>
        <w:r w:rsidR="001B18CD">
          <w:t xml:space="preserve"> продукции требованиям</w:t>
        </w:r>
      </w:ins>
      <w:r>
        <w:br/>
        <w:t>5. Аккредитация —</w:t>
      </w:r>
      <w:ins w:id="60" w:author="Ярослав Вакула" w:date="2026-09-29T09:54:00Z">
        <w:r w:rsidR="00A047AB">
          <w:t xml:space="preserve"> официальное подтверждение, </w:t>
        </w:r>
      </w:ins>
      <w:ins w:id="61" w:author="Ярослав Вакула" w:date="2026-09-29T09:55:00Z">
        <w:r w:rsidR="00A047AB">
          <w:t xml:space="preserve">что организация или </w:t>
        </w:r>
        <w:proofErr w:type="spellStart"/>
        <w:r w:rsidR="00A047AB">
          <w:t>прдеприниматель</w:t>
        </w:r>
        <w:proofErr w:type="spellEnd"/>
        <w:r w:rsidR="00A047AB">
          <w:t xml:space="preserve"> имеет право выполнять работы по оценке соответствия</w:t>
        </w:r>
      </w:ins>
      <w:r>
        <w:br/>
        <w:t>6. Унификация —</w:t>
      </w:r>
      <w:ins w:id="62" w:author="Ярослав Вакула" w:date="2026-09-29T09:55:00Z">
        <w:r w:rsidR="00A047AB">
          <w:t xml:space="preserve"> привед</w:t>
        </w:r>
      </w:ins>
      <w:ins w:id="63" w:author="Ярослав Вакула" w:date="2026-09-29T09:56:00Z">
        <w:r w:rsidR="00A047AB">
          <w:t>ение разных объектов, процессов или требований к единому виду</w:t>
        </w:r>
      </w:ins>
      <w:r>
        <w:br/>
        <w:t>7. Технические условия (ТУ) —</w:t>
      </w:r>
      <w:ins w:id="64" w:author="Ярослав Вакула" w:date="2026-09-29T09:56:00Z">
        <w:r w:rsidR="00A047AB">
          <w:t xml:space="preserve"> </w:t>
        </w:r>
      </w:ins>
      <w:ins w:id="65" w:author="Ярослав Вакула" w:date="2026-09-29T09:57:00Z">
        <w:r w:rsidR="00A047AB">
          <w:t>документ, в нем указаны требования к продукции и способы проверки этих требований</w:t>
        </w:r>
      </w:ins>
      <w:r>
        <w:br/>
        <w:t>8. ЕСПД —</w:t>
      </w:r>
      <w:ins w:id="66" w:author="Ярослав Вакула" w:date="2026-09-29T09:57:00Z">
        <w:r w:rsidR="00A047AB">
          <w:t xml:space="preserve"> единая система программной документации, система станд</w:t>
        </w:r>
      </w:ins>
      <w:ins w:id="67" w:author="Ярослав Вакула" w:date="2026-09-29T09:58:00Z">
        <w:r w:rsidR="00A047AB">
          <w:t>артов, которая устанавливает правила создания и оформления документации</w:t>
        </w:r>
      </w:ins>
      <w:r>
        <w:br/>
      </w:r>
      <w:r>
        <w:br/>
      </w:r>
      <w:r>
        <w:br/>
        <w:t>---</w:t>
      </w:r>
      <w:r>
        <w:br/>
      </w:r>
      <w:r>
        <w:br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br/>
        <w:t>Соотнесите стандарт с его видом. Заполните таблицу:</w:t>
      </w:r>
      <w: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47AB" w14:paraId="27E80753" w14:textId="77777777" w:rsidTr="00A047AB">
        <w:trPr>
          <w:ins w:id="68" w:author="Ярослав Вакула" w:date="2026-09-29T09:59:00Z"/>
        </w:trPr>
        <w:tc>
          <w:tcPr>
            <w:tcW w:w="4672" w:type="dxa"/>
          </w:tcPr>
          <w:p w14:paraId="32E1791C" w14:textId="667DDD04" w:rsidR="00A047AB" w:rsidRDefault="00A047AB" w:rsidP="009C5B08">
            <w:pPr>
              <w:pStyle w:val="a3"/>
              <w:rPr>
                <w:ins w:id="69" w:author="Ярослав Вакула" w:date="2026-09-29T09:59:00Z"/>
              </w:rPr>
            </w:pPr>
            <w:ins w:id="70" w:author="Ярослав Вакула" w:date="2026-09-29T10:00:00Z">
              <w:r>
                <w:t xml:space="preserve">ГОСТ Р 54872-2011 «ИКТ. Термины» </w:t>
              </w:r>
              <w:r>
                <w:br/>
              </w:r>
            </w:ins>
          </w:p>
        </w:tc>
        <w:tc>
          <w:tcPr>
            <w:tcW w:w="4673" w:type="dxa"/>
          </w:tcPr>
          <w:p w14:paraId="0EEFFDCB" w14:textId="08308F70" w:rsidR="00A047AB" w:rsidRDefault="00A047AB" w:rsidP="009C5B08">
            <w:pPr>
              <w:pStyle w:val="a3"/>
              <w:rPr>
                <w:ins w:id="71" w:author="Ярослав Вакула" w:date="2026-09-29T09:59:00Z"/>
              </w:rPr>
            </w:pPr>
            <w:ins w:id="72" w:author="Ярослав Вакула" w:date="2026-09-29T10:00:00Z">
              <w:r>
                <w:t>Основополагающий</w:t>
              </w:r>
            </w:ins>
          </w:p>
        </w:tc>
      </w:tr>
      <w:tr w:rsidR="00A047AB" w14:paraId="2F892A48" w14:textId="77777777" w:rsidTr="00A047AB">
        <w:trPr>
          <w:ins w:id="73" w:author="Ярослав Вакула" w:date="2026-09-29T09:59:00Z"/>
        </w:trPr>
        <w:tc>
          <w:tcPr>
            <w:tcW w:w="4672" w:type="dxa"/>
          </w:tcPr>
          <w:p w14:paraId="0B6DC5EF" w14:textId="117CD3F3" w:rsidR="00A047AB" w:rsidRDefault="00A047AB" w:rsidP="009C5B08">
            <w:pPr>
              <w:pStyle w:val="a3"/>
              <w:rPr>
                <w:ins w:id="74" w:author="Ярослав Вакула" w:date="2026-09-29T09:59:00Z"/>
              </w:rPr>
            </w:pPr>
            <w:ins w:id="75" w:author="Ярослав Вакула" w:date="2026-09-29T10:00:00Z">
              <w:r>
                <w:t>ГОСТ 19.102-77</w:t>
              </w:r>
            </w:ins>
          </w:p>
        </w:tc>
        <w:tc>
          <w:tcPr>
            <w:tcW w:w="4673" w:type="dxa"/>
          </w:tcPr>
          <w:p w14:paraId="0D4F1FF1" w14:textId="4DBF5A78" w:rsidR="00A047AB" w:rsidRDefault="00A047AB" w:rsidP="009C5B08">
            <w:pPr>
              <w:pStyle w:val="a3"/>
              <w:rPr>
                <w:ins w:id="76" w:author="Ярослав Вакула" w:date="2026-09-29T09:59:00Z"/>
              </w:rPr>
            </w:pPr>
            <w:ins w:id="77" w:author="Ярослав Вакула" w:date="2026-09-29T10:00:00Z">
              <w:r>
                <w:t>На процессы</w:t>
              </w:r>
            </w:ins>
          </w:p>
        </w:tc>
      </w:tr>
      <w:tr w:rsidR="00A047AB" w14:paraId="04CE23F6" w14:textId="77777777" w:rsidTr="00A047AB">
        <w:trPr>
          <w:ins w:id="78" w:author="Ярослав Вакула" w:date="2026-09-29T09:59:00Z"/>
        </w:trPr>
        <w:tc>
          <w:tcPr>
            <w:tcW w:w="4672" w:type="dxa"/>
          </w:tcPr>
          <w:p w14:paraId="3C27DBCE" w14:textId="1098A72A" w:rsidR="00A047AB" w:rsidRDefault="00A047AB" w:rsidP="009C5B08">
            <w:pPr>
              <w:pStyle w:val="a3"/>
              <w:rPr>
                <w:ins w:id="79" w:author="Ярослав Вакула" w:date="2026-09-29T09:59:00Z"/>
              </w:rPr>
            </w:pPr>
            <w:ins w:id="80" w:author="Ярослав Вакула" w:date="2026-09-29T10:00:00Z">
              <w:r>
                <w:t xml:space="preserve">ГОСТ 34.601-90 </w:t>
              </w:r>
              <w:r>
                <w:br/>
              </w:r>
            </w:ins>
          </w:p>
        </w:tc>
        <w:tc>
          <w:tcPr>
            <w:tcW w:w="4673" w:type="dxa"/>
          </w:tcPr>
          <w:p w14:paraId="60284AE5" w14:textId="4CE206E2" w:rsidR="00A047AB" w:rsidRDefault="00A047AB" w:rsidP="009C5B08">
            <w:pPr>
              <w:pStyle w:val="a3"/>
              <w:rPr>
                <w:ins w:id="81" w:author="Ярослав Вакула" w:date="2026-09-29T09:59:00Z"/>
              </w:rPr>
            </w:pPr>
            <w:ins w:id="82" w:author="Ярослав Вакула" w:date="2026-09-29T10:00:00Z">
              <w:r>
                <w:t>На процессы</w:t>
              </w:r>
            </w:ins>
          </w:p>
        </w:tc>
      </w:tr>
      <w:tr w:rsidR="00A047AB" w14:paraId="77319AE0" w14:textId="77777777" w:rsidTr="00A047AB">
        <w:trPr>
          <w:ins w:id="83" w:author="Ярослав Вакула" w:date="2026-09-29T09:59:00Z"/>
        </w:trPr>
        <w:tc>
          <w:tcPr>
            <w:tcW w:w="4672" w:type="dxa"/>
          </w:tcPr>
          <w:p w14:paraId="73465600" w14:textId="3026D253" w:rsidR="00A047AB" w:rsidRDefault="00A047AB" w:rsidP="009C5B08">
            <w:pPr>
              <w:pStyle w:val="a3"/>
              <w:rPr>
                <w:ins w:id="84" w:author="Ярослав Вакула" w:date="2026-09-29T09:59:00Z"/>
              </w:rPr>
            </w:pPr>
            <w:ins w:id="85" w:author="Ярослав Вакула" w:date="2026-09-29T10:00:00Z">
              <w:r>
                <w:t>ГОСТ 2.104-2006</w:t>
              </w:r>
            </w:ins>
          </w:p>
        </w:tc>
        <w:tc>
          <w:tcPr>
            <w:tcW w:w="4673" w:type="dxa"/>
          </w:tcPr>
          <w:p w14:paraId="6C5E42B2" w14:textId="377C013E" w:rsidR="00A047AB" w:rsidRDefault="00A047AB" w:rsidP="009C5B08">
            <w:pPr>
              <w:pStyle w:val="a3"/>
              <w:rPr>
                <w:ins w:id="86" w:author="Ярослав Вакула" w:date="2026-09-29T09:59:00Z"/>
              </w:rPr>
            </w:pPr>
            <w:ins w:id="87" w:author="Ярослав Вакула" w:date="2026-09-29T10:00:00Z">
              <w:r>
                <w:t>На процессы</w:t>
              </w:r>
            </w:ins>
          </w:p>
        </w:tc>
      </w:tr>
    </w:tbl>
    <w:p w14:paraId="18E50F75" w14:textId="77777777" w:rsidR="00A047AB" w:rsidRDefault="009C5B08" w:rsidP="009C5B08">
      <w:pPr>
        <w:pStyle w:val="a3"/>
        <w:rPr>
          <w:ins w:id="88" w:author="Ярослав Вакула" w:date="2026-09-29T10:01:00Z"/>
        </w:rPr>
      </w:pPr>
      <w:del w:id="89" w:author="Ярослав Вакула" w:date="2026-09-29T09:59:00Z">
        <w:r w:rsidDel="00A047AB">
          <w:br/>
          <w:delText>Стандарт Вид стандарта (основополагающий / на продукцию / на процессы / на методы испытаний)</w:delText>
        </w:r>
      </w:del>
      <w:r>
        <w:br/>
      </w:r>
      <w:del w:id="90" w:author="Ярослав Вакула" w:date="2026-09-29T10:00:00Z">
        <w:r w:rsidDel="00A047AB">
          <w:delText xml:space="preserve">ГОСТ Р 54872-2011 «ИКТ. Термины» </w:delText>
        </w:r>
        <w:r w:rsidDel="00A047AB">
          <w:br/>
          <w:delText xml:space="preserve">ГОСТ 19.102-77 </w:delText>
        </w:r>
      </w:del>
      <w:r>
        <w:br/>
      </w:r>
      <w:del w:id="91" w:author="Ярослав Вакула" w:date="2026-09-29T10:00:00Z">
        <w:r w:rsidDel="00A047AB">
          <w:delText xml:space="preserve">ГОСТ 34.601-90 </w:delText>
        </w:r>
        <w:r w:rsidDel="00A047AB">
          <w:br/>
          <w:delText xml:space="preserve">ГОСТ 2.104-2006 </w:delText>
        </w:r>
        <w:r w:rsidDel="00A047AB">
          <w:br/>
        </w:r>
      </w:del>
      <w:r>
        <w:br/>
        <w:t>Вопрос: почему ГОСТ Р 54872-2011 имеет код ОКС 35.020? Что означает этот код?</w:t>
      </w:r>
      <w:r>
        <w:br/>
      </w:r>
    </w:p>
    <w:p w14:paraId="6E3946B2" w14:textId="77777777" w:rsidR="00A047AB" w:rsidRDefault="00A047AB" w:rsidP="009C5B08">
      <w:pPr>
        <w:pStyle w:val="a3"/>
        <w:rPr>
          <w:ins w:id="92" w:author="Ярослав Вакула" w:date="2026-09-29T10:02:00Z"/>
        </w:rPr>
      </w:pPr>
      <w:ins w:id="93" w:author="Ярослав Вакула" w:date="2026-09-29T10:01:00Z">
        <w:r>
          <w:t>Ответ: Код 35.020 относится к информационным технологиям</w:t>
        </w:r>
      </w:ins>
      <w:ins w:id="94" w:author="Ярослав Вакула" w:date="2026-09-29T10:02:00Z">
        <w:r>
          <w:t>, 35 – именно область, а 35.020 – общие вопросы ИТ</w:t>
        </w:r>
      </w:ins>
      <w:r w:rsidR="009C5B08">
        <w:br/>
        <w:t>---</w:t>
      </w:r>
      <w:r w:rsidR="009C5B08">
        <w:br/>
      </w:r>
      <w:r w:rsidR="009C5B08">
        <w:br/>
        <w:t>Задание В</w:t>
      </w:r>
      <w:proofErr w:type="gramStart"/>
      <w:r w:rsidR="009C5B08">
        <w:t>2 .</w:t>
      </w:r>
      <w:proofErr w:type="gramEnd"/>
      <w:r w:rsidR="009C5B08">
        <w:t xml:space="preserve"> Схемы декларирования</w:t>
      </w:r>
      <w:r w:rsidR="009C5B08">
        <w:br/>
      </w:r>
      <w:r w:rsidR="009C5B08">
        <w:br/>
        <w:t>Вы — импортёр. Вам привезли партию из 100 USB-хабов из Китая для разовой продажи.</w:t>
      </w:r>
      <w:r w:rsidR="009C5B08">
        <w:br/>
      </w:r>
      <w:r w:rsidR="009C5B08">
        <w:lastRenderedPageBreak/>
        <w:br/>
        <w:t>а) Какую схему декларирования вы выберете: 3д или 4д? Обоснуйте.</w:t>
      </w:r>
    </w:p>
    <w:p w14:paraId="12193D0A" w14:textId="3A319305" w:rsidR="00A047AB" w:rsidRDefault="00A047AB" w:rsidP="009C5B08">
      <w:pPr>
        <w:pStyle w:val="a3"/>
        <w:rPr>
          <w:ins w:id="95" w:author="Ярослав Вакула" w:date="2026-09-29T10:03:00Z"/>
        </w:rPr>
      </w:pPr>
      <w:ins w:id="96" w:author="Ярослав Вакула" w:date="2026-09-29T10:02:00Z">
        <w:r>
          <w:t xml:space="preserve">Ответ: 4д, </w:t>
        </w:r>
        <w:proofErr w:type="spellStart"/>
        <w:r>
          <w:t>тк</w:t>
        </w:r>
        <w:proofErr w:type="spellEnd"/>
        <w:r>
          <w:t xml:space="preserve"> реч</w:t>
        </w:r>
      </w:ins>
      <w:ins w:id="97" w:author="Ярослав Вакула" w:date="2026-09-29T10:03:00Z">
        <w:r>
          <w:t>ь идет об одной партии товара, а 3д</w:t>
        </w:r>
      </w:ins>
      <w:ins w:id="98" w:author="Ярослав Вакула" w:date="2026-09-29T10:04:00Z">
        <w:r>
          <w:t xml:space="preserve"> применяется для серийной продукции</w:t>
        </w:r>
      </w:ins>
    </w:p>
    <w:p w14:paraId="6945E612" w14:textId="77777777" w:rsidR="00A047AB" w:rsidRDefault="009C5B08" w:rsidP="009C5B08">
      <w:pPr>
        <w:pStyle w:val="a3"/>
        <w:rPr>
          <w:ins w:id="99" w:author="Ярослав Вакула" w:date="2026-09-29T10:03:00Z"/>
        </w:rPr>
      </w:pPr>
      <w:r>
        <w:br/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1CE7F984" w14:textId="6E02AD8B" w:rsidR="00A047AB" w:rsidRDefault="00A047AB" w:rsidP="009C5B08">
      <w:pPr>
        <w:pStyle w:val="a3"/>
        <w:rPr>
          <w:ins w:id="100" w:author="Ярослав Вакула" w:date="2026-09-29T10:04:00Z"/>
        </w:rPr>
      </w:pPr>
      <w:ins w:id="101" w:author="Ярослав Вакула" w:date="2026-09-29T10:03:00Z">
        <w:r>
          <w:t>Ответ:</w:t>
        </w:r>
      </w:ins>
      <w:ins w:id="102" w:author="Ярослав Вакула" w:date="2026-09-29T10:04:00Z">
        <w:r>
          <w:t xml:space="preserve"> </w:t>
        </w:r>
      </w:ins>
    </w:p>
    <w:p w14:paraId="77C8A5D4" w14:textId="7ED75CED" w:rsidR="00806AC2" w:rsidRDefault="00806AC2" w:rsidP="00806AC2">
      <w:pPr>
        <w:pStyle w:val="a3"/>
        <w:numPr>
          <w:ilvl w:val="0"/>
          <w:numId w:val="1"/>
        </w:numPr>
        <w:rPr>
          <w:ins w:id="103" w:author="Ярослав Вакула" w:date="2026-09-29T10:04:00Z"/>
        </w:rPr>
      </w:pPr>
      <w:ins w:id="104" w:author="Ярослав Вакула" w:date="2026-09-29T10:04:00Z">
        <w:r>
          <w:t>Собрать необходимые документы на товары</w:t>
        </w:r>
      </w:ins>
    </w:p>
    <w:p w14:paraId="2714DC25" w14:textId="5BE5B713" w:rsidR="00806AC2" w:rsidRDefault="00806AC2" w:rsidP="00806AC2">
      <w:pPr>
        <w:pStyle w:val="a3"/>
        <w:numPr>
          <w:ilvl w:val="0"/>
          <w:numId w:val="1"/>
        </w:numPr>
        <w:rPr>
          <w:ins w:id="105" w:author="Ярослав Вакула" w:date="2026-09-29T10:05:00Z"/>
        </w:rPr>
      </w:pPr>
      <w:ins w:id="106" w:author="Ярослав Вакула" w:date="2026-09-29T10:04:00Z">
        <w:r>
          <w:t xml:space="preserve">Провести </w:t>
        </w:r>
      </w:ins>
      <w:ins w:id="107" w:author="Ярослав Вакула" w:date="2026-09-29T10:05:00Z">
        <w:r>
          <w:t>тестирование продукции</w:t>
        </w:r>
      </w:ins>
    </w:p>
    <w:p w14:paraId="16AD34F0" w14:textId="409E1B9A" w:rsidR="00806AC2" w:rsidRDefault="00806AC2" w:rsidP="00806AC2">
      <w:pPr>
        <w:pStyle w:val="a3"/>
        <w:numPr>
          <w:ilvl w:val="0"/>
          <w:numId w:val="1"/>
        </w:numPr>
        <w:rPr>
          <w:ins w:id="108" w:author="Ярослав Вакула" w:date="2026-09-29T10:05:00Z"/>
        </w:rPr>
      </w:pPr>
      <w:ins w:id="109" w:author="Ярослав Вакула" w:date="2026-09-29T10:05:00Z">
        <w:r>
          <w:t>Подготовить документы о подтверждения соответствия</w:t>
        </w:r>
      </w:ins>
    </w:p>
    <w:p w14:paraId="0C95C0D5" w14:textId="78D3032A" w:rsidR="00806AC2" w:rsidRDefault="00806AC2" w:rsidP="00806AC2">
      <w:pPr>
        <w:pStyle w:val="a3"/>
        <w:numPr>
          <w:ilvl w:val="0"/>
          <w:numId w:val="1"/>
        </w:numPr>
        <w:rPr>
          <w:ins w:id="110" w:author="Ярослав Вакула" w:date="2026-09-29T10:05:00Z"/>
        </w:rPr>
      </w:pPr>
      <w:ins w:id="111" w:author="Ярослав Вакула" w:date="2026-09-29T10:05:00Z">
        <w:r>
          <w:t xml:space="preserve">Оформить декларацию о </w:t>
        </w:r>
      </w:ins>
      <w:ins w:id="112" w:author="Ярослав Вакула" w:date="2026-09-29T10:06:00Z">
        <w:r>
          <w:t>соответствии</w:t>
        </w:r>
      </w:ins>
    </w:p>
    <w:p w14:paraId="6375EC86" w14:textId="348B234E" w:rsidR="00806AC2" w:rsidRDefault="00806AC2" w:rsidP="00806AC2">
      <w:pPr>
        <w:pStyle w:val="a3"/>
        <w:numPr>
          <w:ilvl w:val="0"/>
          <w:numId w:val="1"/>
        </w:numPr>
        <w:rPr>
          <w:ins w:id="113" w:author="Ярослав Вакула" w:date="2026-09-29T10:06:00Z"/>
        </w:rPr>
      </w:pPr>
      <w:ins w:id="114" w:author="Ярослав Вакула" w:date="2026-09-29T10:06:00Z">
        <w:r>
          <w:t>Зарегистрировать декларацию</w:t>
        </w:r>
      </w:ins>
    </w:p>
    <w:p w14:paraId="58D635DC" w14:textId="0FC8DF07" w:rsidR="00806AC2" w:rsidRDefault="00806AC2" w:rsidP="00806AC2">
      <w:pPr>
        <w:pStyle w:val="a3"/>
        <w:numPr>
          <w:ilvl w:val="0"/>
          <w:numId w:val="1"/>
        </w:numPr>
        <w:rPr>
          <w:ins w:id="115" w:author="Ярослав Вакула" w:date="2026-09-29T10:03:00Z"/>
        </w:rPr>
        <w:pPrChange w:id="116" w:author="Ярослав Вакула" w:date="2026-09-29T10:04:00Z">
          <w:pPr>
            <w:pStyle w:val="a3"/>
          </w:pPr>
        </w:pPrChange>
      </w:pPr>
      <w:ins w:id="117" w:author="Ярослав Вакула" w:date="2026-09-29T10:06:00Z">
        <w:r>
          <w:t>Выпуск и продажа</w:t>
        </w:r>
      </w:ins>
    </w:p>
    <w:p w14:paraId="0F50412D" w14:textId="77777777" w:rsidR="00806AC2" w:rsidRDefault="009C5B08" w:rsidP="009C5B08">
      <w:pPr>
        <w:pStyle w:val="a3"/>
        <w:rPr>
          <w:ins w:id="118" w:author="Ярослав Вакула" w:date="2026-09-29T10:06:00Z"/>
        </w:rPr>
      </w:pPr>
      <w:r>
        <w:br/>
        <w:t>в) Что произойдёт, если вы выберете неверную схему?</w:t>
      </w:r>
    </w:p>
    <w:p w14:paraId="1D975BC8" w14:textId="77777777" w:rsidR="00806AC2" w:rsidRDefault="00806AC2" w:rsidP="009C5B08">
      <w:pPr>
        <w:pStyle w:val="a3"/>
        <w:rPr>
          <w:ins w:id="119" w:author="Ярослав Вакула" w:date="2026-09-29T10:12:00Z"/>
        </w:rPr>
      </w:pPr>
      <w:ins w:id="120" w:author="Ярослав Вакула" w:date="2026-09-29T10:06:00Z">
        <w:r>
          <w:t>Ответ: Выбор не правильной схемы</w:t>
        </w:r>
      </w:ins>
      <w:ins w:id="121" w:author="Ярослав Вакула" w:date="2026-09-29T10:07:00Z">
        <w:r>
          <w:t xml:space="preserve">, приведет к неправильному оформлению декларации. Из-за этого выпуск и продажа товара могут быть </w:t>
        </w:r>
      </w:ins>
      <w:ins w:id="122" w:author="Ярослав Вакула" w:date="2026-09-29T10:08:00Z">
        <w:r>
          <w:t>остановлены и могут произойти проблемы с законом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</w:t>
      </w:r>
      <w:proofErr w:type="gramStart"/>
      <w:r w:rsidR="009C5B08">
        <w:t>3 .</w:t>
      </w:r>
      <w:proofErr w:type="gramEnd"/>
      <w:r w:rsidR="009C5B08">
        <w:t xml:space="preserve"> Маркировка и штрихкод</w:t>
      </w:r>
      <w:r w:rsidR="009C5B08">
        <w:br/>
      </w:r>
      <w:r w:rsidR="009C5B08">
        <w:br/>
        <w:t>Дана упаковка с маркировкой: EAC | 4601234567890</w:t>
      </w:r>
      <w:r w:rsidR="009C5B08">
        <w:br/>
      </w:r>
      <w:r w:rsidR="009C5B08">
        <w:br/>
        <w:t>а</w:t>
      </w:r>
      <w:proofErr w:type="gramStart"/>
      <w:r w:rsidR="009C5B08">
        <w:t>)</w:t>
      </w:r>
      <w:proofErr w:type="gramEnd"/>
      <w:r w:rsidR="009C5B08">
        <w:t xml:space="preserve"> Что означает знак EAC? В рамках какого регламента он наносится на электронику?</w:t>
      </w:r>
      <w:ins w:id="123" w:author="Ярослав Вакула" w:date="2026-09-29T10:08:00Z">
        <w:r>
          <w:br/>
        </w:r>
        <w:r>
          <w:br/>
          <w:t xml:space="preserve">Ответ: </w:t>
        </w:r>
      </w:ins>
      <w:ins w:id="124" w:author="Ярослав Вакула" w:date="2026-09-29T10:09:00Z">
        <w:r>
          <w:t>означает что товар про</w:t>
        </w:r>
      </w:ins>
      <w:ins w:id="125" w:author="Ярослав Вакула" w:date="2026-09-29T10:10:00Z">
        <w:r>
          <w:t>шел процедуру проверки соответствия требования технических регламентов и може</w:t>
        </w:r>
      </w:ins>
      <w:ins w:id="126" w:author="Ярослав Вакула" w:date="2026-09-29T10:11:00Z">
        <w:r>
          <w:t>т продаваться на рынке (регламенты – ТР ТС 004/2011 – безопасность низковольтного о</w:t>
        </w:r>
      </w:ins>
      <w:ins w:id="127" w:author="Ярослав Вакула" w:date="2026-09-29T10:12:00Z">
        <w:r>
          <w:t>борудования)</w:t>
        </w:r>
      </w:ins>
      <w:ins w:id="128" w:author="Ярослав Вакула" w:date="2026-09-29T10:08:00Z">
        <w:r>
          <w:t xml:space="preserve"> </w:t>
        </w:r>
        <w:r>
          <w:br/>
        </w:r>
      </w:ins>
      <w:r w:rsidR="009C5B08">
        <w:br/>
        <w:t>б</w:t>
      </w:r>
      <w:proofErr w:type="gramStart"/>
      <w:r w:rsidR="009C5B08">
        <w:t>)</w:t>
      </w:r>
      <w:proofErr w:type="gramEnd"/>
      <w:r w:rsidR="009C5B08">
        <w:t xml:space="preserve"> Расшифруйте штрихкод EAN-13: определите страну-производителя по первым цифрам (460–469).</w:t>
      </w:r>
    </w:p>
    <w:p w14:paraId="6E560914" w14:textId="6257B542" w:rsidR="00806AC2" w:rsidRDefault="00806AC2" w:rsidP="009C5B08">
      <w:pPr>
        <w:pStyle w:val="a3"/>
        <w:rPr>
          <w:ins w:id="129" w:author="Ярослав Вакула" w:date="2026-09-29T10:12:00Z"/>
        </w:rPr>
      </w:pPr>
      <w:ins w:id="130" w:author="Ярослав Вакула" w:date="2026-09-29T10:12:00Z">
        <w:r>
          <w:t xml:space="preserve">Ответ: диапазон 460-469 </w:t>
        </w:r>
      </w:ins>
      <w:ins w:id="131" w:author="Ярослав Вакула" w:date="2026-09-29T10:13:00Z">
        <w:r>
          <w:t>закреплен за Россией, но это не означает, что товар обязательно произведен в России</w:t>
        </w:r>
      </w:ins>
    </w:p>
    <w:p w14:paraId="189CC38F" w14:textId="77777777" w:rsidR="008E5C5D" w:rsidRDefault="008E5C5D" w:rsidP="009C5B08">
      <w:pPr>
        <w:pStyle w:val="a3"/>
        <w:rPr>
          <w:ins w:id="132" w:author="Ярослав Вакула" w:date="2026-09-29T10:14:00Z"/>
        </w:rPr>
      </w:pPr>
    </w:p>
    <w:p w14:paraId="15DC6399" w14:textId="77777777" w:rsidR="008E5C5D" w:rsidRDefault="008E5C5D" w:rsidP="009C5B08">
      <w:pPr>
        <w:pStyle w:val="a3"/>
        <w:rPr>
          <w:ins w:id="133" w:author="Ярослав Вакула" w:date="2026-09-29T10:14:00Z"/>
        </w:rPr>
      </w:pPr>
    </w:p>
    <w:p w14:paraId="7D07491E" w14:textId="77777777" w:rsidR="008E5C5D" w:rsidRDefault="008E5C5D" w:rsidP="009C5B08">
      <w:pPr>
        <w:pStyle w:val="a3"/>
        <w:rPr>
          <w:ins w:id="134" w:author="Ярослав Вакула" w:date="2026-09-29T10:14:00Z"/>
        </w:rPr>
      </w:pPr>
    </w:p>
    <w:p w14:paraId="0BD1EBF9" w14:textId="77777777" w:rsidR="008E5C5D" w:rsidRDefault="008E5C5D" w:rsidP="009C5B08">
      <w:pPr>
        <w:pStyle w:val="a3"/>
        <w:rPr>
          <w:ins w:id="135" w:author="Ярослав Вакула" w:date="2026-09-29T10:14:00Z"/>
        </w:rPr>
      </w:pPr>
    </w:p>
    <w:p w14:paraId="2F34FACE" w14:textId="1B8D03A7" w:rsidR="008E5C5D" w:rsidRDefault="009C5B08" w:rsidP="009C5B08">
      <w:pPr>
        <w:pStyle w:val="a3"/>
        <w:rPr>
          <w:ins w:id="136" w:author="Ярослав Вакула" w:date="2026-09-29T10:14:00Z"/>
        </w:rPr>
      </w:pPr>
      <w:r>
        <w:lastRenderedPageBreak/>
        <w:br/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48B2BEB0" w14:textId="77777777" w:rsidR="008E5C5D" w:rsidRDefault="008E5C5D" w:rsidP="009C5B08">
      <w:pPr>
        <w:pStyle w:val="a3"/>
        <w:rPr>
          <w:ins w:id="137" w:author="Ярослав Вакула" w:date="2026-09-29T10:14:00Z"/>
        </w:rPr>
      </w:pPr>
      <w:ins w:id="138" w:author="Ярослав Вакула" w:date="2026-09-29T10:14:00Z">
        <w:r>
          <w:t>Ответ:</w:t>
        </w:r>
      </w:ins>
    </w:p>
    <w:p w14:paraId="31D9859D" w14:textId="115B77D8" w:rsidR="008E5C5D" w:rsidRDefault="008E5C5D" w:rsidP="009C5B08">
      <w:pPr>
        <w:pStyle w:val="a3"/>
        <w:rPr>
          <w:ins w:id="139" w:author="Ярослав Вакула" w:date="2026-09-29T10:15:00Z"/>
        </w:rPr>
      </w:pPr>
      <w:ins w:id="140" w:author="Ярослав Вакула" w:date="2026-09-29T10:14:00Z">
        <w:r>
          <w:t xml:space="preserve">1) </w:t>
        </w:r>
      </w:ins>
      <w:ins w:id="141" w:author="Ярослав Вакула" w:date="2026-09-29T10:15:00Z">
        <w:r>
          <w:t>460123456789</w:t>
        </w:r>
      </w:ins>
    </w:p>
    <w:p w14:paraId="75DAB5E5" w14:textId="77777777" w:rsidR="008E5C5D" w:rsidRDefault="008E5C5D" w:rsidP="009C5B08">
      <w:pPr>
        <w:pStyle w:val="a3"/>
        <w:rPr>
          <w:ins w:id="142" w:author="Ярослав Вакула" w:date="2026-09-29T10:15:00Z"/>
        </w:rPr>
      </w:pPr>
      <w:ins w:id="143" w:author="Ярослав Вакула" w:date="2026-09-29T10:15:00Z">
        <w:r>
          <w:t>2) Сумма цифр на нечетных позициях 4+0+2+4+6+8 = 24</w:t>
        </w:r>
      </w:ins>
    </w:p>
    <w:p w14:paraId="5563A8E0" w14:textId="77777777" w:rsidR="008E5C5D" w:rsidRDefault="008E5C5D" w:rsidP="009C5B08">
      <w:pPr>
        <w:pStyle w:val="a3"/>
        <w:rPr>
          <w:ins w:id="144" w:author="Ярослав Вакула" w:date="2026-09-29T10:16:00Z"/>
        </w:rPr>
      </w:pPr>
      <w:ins w:id="145" w:author="Ярослав Вакула" w:date="2026-09-29T10:15:00Z">
        <w:r>
          <w:t>3)Сумма цифр на четны</w:t>
        </w:r>
      </w:ins>
      <w:ins w:id="146" w:author="Ярослав Вакула" w:date="2026-09-29T10:16:00Z">
        <w:r>
          <w:t>х позициях 6+1+3+5+7+9 = 31</w:t>
        </w:r>
      </w:ins>
    </w:p>
    <w:p w14:paraId="0A4AB101" w14:textId="77777777" w:rsidR="008E5C5D" w:rsidRDefault="008E5C5D" w:rsidP="009C5B08">
      <w:pPr>
        <w:pStyle w:val="a3"/>
        <w:rPr>
          <w:ins w:id="147" w:author="Ярослав Вакула" w:date="2026-09-29T10:16:00Z"/>
        </w:rPr>
      </w:pPr>
      <w:ins w:id="148" w:author="Ярослав Вакула" w:date="2026-09-29T10:16:00Z">
        <w:r>
          <w:t>4)умножаем 31*3 = 93</w:t>
        </w:r>
      </w:ins>
    </w:p>
    <w:p w14:paraId="16F10EAE" w14:textId="77777777" w:rsidR="008E5C5D" w:rsidRDefault="008E5C5D" w:rsidP="009C5B08">
      <w:pPr>
        <w:pStyle w:val="a3"/>
        <w:rPr>
          <w:ins w:id="149" w:author="Ярослав Вакула" w:date="2026-09-29T10:17:00Z"/>
        </w:rPr>
      </w:pPr>
      <w:ins w:id="150" w:author="Ярослав Вакула" w:date="2026-09-29T10:16:00Z">
        <w:r>
          <w:t>5)Складывае</w:t>
        </w:r>
      </w:ins>
      <w:ins w:id="151" w:author="Ярослав Вакула" w:date="2026-09-29T10:17:00Z">
        <w:r>
          <w:t>м 24+93 = 117</w:t>
        </w:r>
      </w:ins>
    </w:p>
    <w:p w14:paraId="00E5CC51" w14:textId="77777777" w:rsidR="008E5C5D" w:rsidRDefault="008E5C5D" w:rsidP="009C5B08">
      <w:pPr>
        <w:pStyle w:val="a3"/>
        <w:rPr>
          <w:ins w:id="152" w:author="Ярослав Вакула" w:date="2026-09-29T10:18:00Z"/>
        </w:rPr>
      </w:pPr>
      <w:ins w:id="153" w:author="Ярослав Вакула" w:date="2026-09-29T10:17:00Z">
        <w:r>
          <w:t>6)ближайшее на деление</w:t>
        </w:r>
      </w:ins>
      <w:ins w:id="154" w:author="Ярослав Вакула" w:date="2026-09-29T10:18:00Z">
        <w:r>
          <w:t xml:space="preserve"> на 10 это 120 (контрольная цифра 3)</w:t>
        </w:r>
      </w:ins>
    </w:p>
    <w:p w14:paraId="7D5C8CD7" w14:textId="64D93815" w:rsidR="008E5C5D" w:rsidRDefault="008E5C5D" w:rsidP="009C5B08">
      <w:pPr>
        <w:pStyle w:val="a3"/>
        <w:rPr>
          <w:ins w:id="155" w:author="Ярослав Вакула" w:date="2026-09-29T10:18:00Z"/>
        </w:rPr>
      </w:pPr>
      <w:ins w:id="156" w:author="Ярослав Вакула" w:date="2026-09-29T10:18:00Z">
        <w:r>
          <w:t xml:space="preserve">В </w:t>
        </w:r>
        <w:proofErr w:type="spellStart"/>
        <w:r>
          <w:t>штриходе</w:t>
        </w:r>
        <w:proofErr w:type="spellEnd"/>
        <w:r>
          <w:t xml:space="preserve"> последняя цифра – 0</w:t>
        </w:r>
      </w:ins>
    </w:p>
    <w:p w14:paraId="0C2CF976" w14:textId="77777777" w:rsidR="008E5C5D" w:rsidRDefault="008E5C5D" w:rsidP="009C5B08">
      <w:pPr>
        <w:pStyle w:val="a3"/>
        <w:rPr>
          <w:ins w:id="157" w:author="Ярослав Вакула" w:date="2026-09-29T10:19:00Z"/>
        </w:rPr>
      </w:pPr>
      <w:ins w:id="158" w:author="Ярослав Вакула" w:date="2026-09-29T10:18:00Z">
        <w:r>
          <w:t>Итог – штрихкод указан с неправильной контрольной</w:t>
        </w:r>
      </w:ins>
      <w:ins w:id="159" w:author="Ярослав Вакула" w:date="2026-09-29T10:19:00Z">
        <w:r>
          <w:t xml:space="preserve"> цифрой. Правильная последняя цифра должна быть 3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</w:t>
      </w:r>
      <w:proofErr w:type="gramStart"/>
      <w:r w:rsidR="009C5B08">
        <w:t>4 .</w:t>
      </w:r>
      <w:proofErr w:type="gramEnd"/>
      <w:r w:rsidR="009C5B08">
        <w:t xml:space="preserve"> Документы по ГОСТ 19</w:t>
      </w:r>
      <w:r w:rsidR="009C5B08">
        <w:br/>
      </w:r>
      <w:r w:rsidR="009C5B08">
        <w:br/>
        <w:t>Вам нужно разработать мобильное приложение «</w:t>
      </w:r>
      <w:proofErr w:type="spellStart"/>
      <w:r w:rsidR="009C5B08">
        <w:t>Трекер</w:t>
      </w:r>
      <w:proofErr w:type="spellEnd"/>
      <w:r w:rsidR="009C5B08">
        <w:t xml:space="preserve"> привычек».</w:t>
      </w:r>
      <w:r w:rsidR="009C5B08">
        <w:br/>
      </w:r>
      <w:r w:rsidR="009C5B08">
        <w:br/>
        <w:t>а</w:t>
      </w:r>
      <w:proofErr w:type="gramStart"/>
      <w:r w:rsidR="009C5B08">
        <w:t>)</w:t>
      </w:r>
      <w:proofErr w:type="gramEnd"/>
      <w:r w:rsidR="009C5B08">
        <w:t xml:space="preserve"> Составьте шаблон ТЗ по ГОСТ 19.201-78 — перечислите 7 разделов (только названия).</w:t>
      </w:r>
    </w:p>
    <w:p w14:paraId="018F1FC0" w14:textId="5BFB0F4E" w:rsidR="008E5C5D" w:rsidRDefault="008E5C5D" w:rsidP="009C5B08">
      <w:pPr>
        <w:pStyle w:val="a3"/>
        <w:rPr>
          <w:ins w:id="160" w:author="Ярослав Вакула" w:date="2026-09-29T10:19:00Z"/>
        </w:rPr>
      </w:pPr>
      <w:ins w:id="161" w:author="Ярослав Вакула" w:date="2026-09-29T10:19:00Z">
        <w:r>
          <w:t>Ответ:</w:t>
        </w:r>
      </w:ins>
    </w:p>
    <w:p w14:paraId="7ABCE6F6" w14:textId="0CD350B4" w:rsidR="008E5C5D" w:rsidRDefault="008E5C5D" w:rsidP="009C5B08">
      <w:pPr>
        <w:pStyle w:val="a3"/>
        <w:rPr>
          <w:ins w:id="162" w:author="Ярослав Вакула" w:date="2026-09-29T10:19:00Z"/>
        </w:rPr>
      </w:pPr>
      <w:ins w:id="163" w:author="Ярослав Вакула" w:date="2026-09-29T10:19:00Z">
        <w:r>
          <w:t>1)Основания для разработки</w:t>
        </w:r>
      </w:ins>
    </w:p>
    <w:p w14:paraId="21CBB3A7" w14:textId="0C5E934A" w:rsidR="008E5C5D" w:rsidRDefault="008E5C5D" w:rsidP="009C5B08">
      <w:pPr>
        <w:pStyle w:val="a3"/>
        <w:rPr>
          <w:ins w:id="164" w:author="Ярослав Вакула" w:date="2026-09-29T10:20:00Z"/>
        </w:rPr>
      </w:pPr>
      <w:ins w:id="165" w:author="Ярослав Вакула" w:date="2026-09-29T10:19:00Z">
        <w:r>
          <w:t>2)Назначения к программе</w:t>
        </w:r>
      </w:ins>
    </w:p>
    <w:p w14:paraId="23454045" w14:textId="5455E3E5" w:rsidR="008E5C5D" w:rsidRDefault="008E5C5D" w:rsidP="009C5B08">
      <w:pPr>
        <w:pStyle w:val="a3"/>
        <w:rPr>
          <w:ins w:id="166" w:author="Ярослав Вакула" w:date="2026-09-29T10:20:00Z"/>
        </w:rPr>
      </w:pPr>
      <w:ins w:id="167" w:author="Ярослав Вакула" w:date="2026-09-29T10:20:00Z">
        <w:r>
          <w:t>3)Требования к программе</w:t>
        </w:r>
      </w:ins>
    </w:p>
    <w:p w14:paraId="7E14A76C" w14:textId="265929F7" w:rsidR="008E5C5D" w:rsidRDefault="008E5C5D" w:rsidP="009C5B08">
      <w:pPr>
        <w:pStyle w:val="a3"/>
        <w:rPr>
          <w:ins w:id="168" w:author="Ярослав Вакула" w:date="2026-09-29T10:20:00Z"/>
        </w:rPr>
      </w:pPr>
      <w:ins w:id="169" w:author="Ярослав Вакула" w:date="2026-09-29T10:20:00Z">
        <w:r>
          <w:t>4)Требования к программной документации</w:t>
        </w:r>
      </w:ins>
    </w:p>
    <w:p w14:paraId="45ABC185" w14:textId="071AE7DA" w:rsidR="008E5C5D" w:rsidRDefault="008E5C5D" w:rsidP="009C5B08">
      <w:pPr>
        <w:pStyle w:val="a3"/>
        <w:rPr>
          <w:ins w:id="170" w:author="Ярослав Вакула" w:date="2026-09-29T10:20:00Z"/>
        </w:rPr>
      </w:pPr>
      <w:ins w:id="171" w:author="Ярослав Вакула" w:date="2026-09-29T10:20:00Z">
        <w:r>
          <w:t>5)Технико-экономические показатели</w:t>
        </w:r>
      </w:ins>
    </w:p>
    <w:p w14:paraId="2E3D4D58" w14:textId="71EA1B30" w:rsidR="008E5C5D" w:rsidRDefault="008E5C5D" w:rsidP="009C5B08">
      <w:pPr>
        <w:pStyle w:val="a3"/>
        <w:rPr>
          <w:ins w:id="172" w:author="Ярослав Вакула" w:date="2026-09-29T10:20:00Z"/>
        </w:rPr>
      </w:pPr>
      <w:ins w:id="173" w:author="Ярослав Вакула" w:date="2026-09-29T10:20:00Z">
        <w:r>
          <w:t>6)</w:t>
        </w:r>
      </w:ins>
      <w:ins w:id="174" w:author="Ярослав Вакула" w:date="2026-09-29T10:21:00Z">
        <w:r>
          <w:t>Стадии</w:t>
        </w:r>
      </w:ins>
      <w:ins w:id="175" w:author="Ярослав Вакула" w:date="2026-09-29T10:20:00Z">
        <w:r>
          <w:t xml:space="preserve"> и этапы разработки</w:t>
        </w:r>
      </w:ins>
    </w:p>
    <w:p w14:paraId="4A858A4E" w14:textId="420E7601" w:rsidR="008E5C5D" w:rsidRDefault="008E5C5D" w:rsidP="009C5B08">
      <w:pPr>
        <w:pStyle w:val="a3"/>
        <w:rPr>
          <w:ins w:id="176" w:author="Ярослав Вакула" w:date="2026-09-29T10:19:00Z"/>
        </w:rPr>
      </w:pPr>
      <w:ins w:id="177" w:author="Ярослав Вакула" w:date="2026-09-29T10:20:00Z">
        <w:r>
          <w:t>7)Порядок контроля и приемки</w:t>
        </w:r>
      </w:ins>
    </w:p>
    <w:p w14:paraId="5BB90E52" w14:textId="77777777" w:rsidR="008E5C5D" w:rsidRDefault="008E5C5D" w:rsidP="009C5B08">
      <w:pPr>
        <w:pStyle w:val="a3"/>
        <w:rPr>
          <w:ins w:id="178" w:author="Ярослав Вакула" w:date="2026-09-29T10:21:00Z"/>
        </w:rPr>
      </w:pPr>
    </w:p>
    <w:p w14:paraId="2E13136B" w14:textId="77777777" w:rsidR="008E5C5D" w:rsidRDefault="008E5C5D" w:rsidP="009C5B08">
      <w:pPr>
        <w:pStyle w:val="a3"/>
        <w:rPr>
          <w:ins w:id="179" w:author="Ярослав Вакула" w:date="2026-09-29T10:21:00Z"/>
        </w:rPr>
      </w:pPr>
    </w:p>
    <w:p w14:paraId="3B176489" w14:textId="0B78A308" w:rsidR="008E5C5D" w:rsidRDefault="009C5B08" w:rsidP="009C5B08">
      <w:pPr>
        <w:pStyle w:val="a3"/>
        <w:rPr>
          <w:ins w:id="180" w:author="Ярослав Вакула" w:date="2026-09-29T10:21:00Z"/>
        </w:rPr>
      </w:pPr>
      <w:del w:id="181" w:author="Ярослав Вакула" w:date="2026-09-29T10:21:00Z">
        <w:r w:rsidDel="008E5C5D">
          <w:lastRenderedPageBreak/>
          <w:br/>
        </w:r>
      </w:del>
      <w:r>
        <w:t>б) Какие документы проектной стадии по ГОСТ 19 вы подготовите? Назовите не менее 3.</w:t>
      </w:r>
    </w:p>
    <w:p w14:paraId="2B10F55D" w14:textId="046AA274" w:rsidR="008E5C5D" w:rsidRDefault="008E5C5D" w:rsidP="009C5B08">
      <w:pPr>
        <w:pStyle w:val="a3"/>
        <w:rPr>
          <w:ins w:id="182" w:author="Ярослав Вакула" w:date="2026-09-29T10:21:00Z"/>
        </w:rPr>
      </w:pPr>
      <w:ins w:id="183" w:author="Ярослав Вакула" w:date="2026-09-29T10:21:00Z">
        <w:r>
          <w:t>Ответ:</w:t>
        </w:r>
      </w:ins>
    </w:p>
    <w:p w14:paraId="09E6E009" w14:textId="3A6B9C3A" w:rsidR="008E5C5D" w:rsidRDefault="008E5C5D" w:rsidP="009C5B08">
      <w:pPr>
        <w:pStyle w:val="a3"/>
        <w:rPr>
          <w:ins w:id="184" w:author="Ярослав Вакула" w:date="2026-09-29T10:22:00Z"/>
        </w:rPr>
      </w:pPr>
      <w:ins w:id="185" w:author="Ярослав Вакула" w:date="2026-09-29T10:21:00Z">
        <w:r>
          <w:t>1)Пояснительная запи</w:t>
        </w:r>
      </w:ins>
      <w:ins w:id="186" w:author="Ярослав Вакула" w:date="2026-09-29T10:22:00Z">
        <w:r>
          <w:t>ска – 19.404-79</w:t>
        </w:r>
      </w:ins>
    </w:p>
    <w:p w14:paraId="4D553F60" w14:textId="3BF0C8CC" w:rsidR="008E5C5D" w:rsidRDefault="008E5C5D" w:rsidP="009C5B08">
      <w:pPr>
        <w:pStyle w:val="a3"/>
        <w:rPr>
          <w:ins w:id="187" w:author="Ярослав Вакула" w:date="2026-09-29T10:22:00Z"/>
        </w:rPr>
      </w:pPr>
      <w:ins w:id="188" w:author="Ярослав Вакула" w:date="2026-09-29T10:22:00Z">
        <w:r>
          <w:t>2)Описание программы – 19.402-78</w:t>
        </w:r>
      </w:ins>
    </w:p>
    <w:p w14:paraId="1F541560" w14:textId="0B3C7E1F" w:rsidR="008E5C5D" w:rsidRDefault="008E5C5D" w:rsidP="009C5B08">
      <w:pPr>
        <w:pStyle w:val="a3"/>
        <w:rPr>
          <w:ins w:id="189" w:author="Ярослав Вакула" w:date="2026-09-29T10:22:00Z"/>
        </w:rPr>
      </w:pPr>
      <w:ins w:id="190" w:author="Ярослав Вакула" w:date="2026-09-29T10:22:00Z">
        <w:r>
          <w:t>3)Программа и методика испытаний – 19.301-79</w:t>
        </w:r>
      </w:ins>
    </w:p>
    <w:p w14:paraId="2ABF348B" w14:textId="4027D3C8" w:rsidR="008E5C5D" w:rsidRDefault="008E5C5D" w:rsidP="009C5B08">
      <w:pPr>
        <w:pStyle w:val="a3"/>
        <w:rPr>
          <w:ins w:id="191" w:author="Ярослав Вакула" w:date="2026-09-29T10:21:00Z"/>
        </w:rPr>
      </w:pPr>
      <w:ins w:id="192" w:author="Ярослав Вакула" w:date="2026-09-29T10:22:00Z">
        <w:r>
          <w:t>4)текст программы</w:t>
        </w:r>
      </w:ins>
      <w:ins w:id="193" w:author="Ярослав Вакула" w:date="2026-09-29T10:23:00Z">
        <w:r>
          <w:t xml:space="preserve"> – 19.401-78</w:t>
        </w:r>
      </w:ins>
    </w:p>
    <w:p w14:paraId="06871E97" w14:textId="77777777" w:rsidR="008E5C5D" w:rsidRDefault="009C5B08" w:rsidP="009C5B08">
      <w:pPr>
        <w:pStyle w:val="a3"/>
        <w:rPr>
          <w:ins w:id="194" w:author="Ярослав Вакула" w:date="2026-09-29T10:23:00Z"/>
        </w:rPr>
      </w:pPr>
      <w:r>
        <w:br/>
        <w:t>в) Чем отличается «Руководство системного программиста» от «Руководства оператора»? Кому адресован каждый документ?</w:t>
      </w:r>
    </w:p>
    <w:p w14:paraId="2F644301" w14:textId="77777777" w:rsidR="00C76244" w:rsidRDefault="008E5C5D" w:rsidP="009C5B08">
      <w:pPr>
        <w:pStyle w:val="a3"/>
        <w:rPr>
          <w:ins w:id="195" w:author="Ярослав Вакула" w:date="2026-09-29T10:26:00Z"/>
        </w:rPr>
      </w:pPr>
      <w:ins w:id="196" w:author="Ярослав Вакула" w:date="2026-09-29T10:23:00Z">
        <w:r>
          <w:t xml:space="preserve">Ответ: </w:t>
        </w:r>
      </w:ins>
    </w:p>
    <w:p w14:paraId="1CD771C6" w14:textId="5D26AA68" w:rsidR="00C76244" w:rsidRDefault="008E5C5D" w:rsidP="009C5B08">
      <w:pPr>
        <w:pStyle w:val="a3"/>
        <w:rPr>
          <w:ins w:id="197" w:author="Ярослав Вакула" w:date="2026-09-29T10:25:00Z"/>
        </w:rPr>
      </w:pPr>
      <w:ins w:id="198" w:author="Ярослав Вакула" w:date="2026-09-29T10:24:00Z">
        <w:r>
          <w:t>Руководство</w:t>
        </w:r>
      </w:ins>
      <w:ins w:id="199" w:author="Ярослав Вакула" w:date="2026-09-29T10:23:00Z">
        <w:r>
          <w:t xml:space="preserve"> системного программиста </w:t>
        </w:r>
      </w:ins>
      <w:ins w:id="200" w:author="Ярослав Вакула" w:date="2026-09-29T10:24:00Z">
        <w:r>
          <w:t>–</w:t>
        </w:r>
        <w:r w:rsidR="00C76244">
          <w:t xml:space="preserve"> предназначена для</w:t>
        </w:r>
        <w:r>
          <w:t xml:space="preserve"> системн</w:t>
        </w:r>
        <w:r w:rsidR="00C76244">
          <w:t>ого</w:t>
        </w:r>
        <w:r>
          <w:t xml:space="preserve"> </w:t>
        </w:r>
        <w:r w:rsidR="00C76244">
          <w:t>программиста</w:t>
        </w:r>
        <w:r>
          <w:t>, администратор</w:t>
        </w:r>
        <w:r w:rsidR="00C76244">
          <w:t xml:space="preserve">а </w:t>
        </w:r>
      </w:ins>
      <w:ins w:id="201" w:author="Ярослав Вакула" w:date="2026-09-29T10:25:00Z">
        <w:r w:rsidR="00C76244">
          <w:t>и содержит настройки программы, проверку работы, технические проблемы</w:t>
        </w:r>
      </w:ins>
    </w:p>
    <w:p w14:paraId="18E1CF8E" w14:textId="6EBCD43A" w:rsidR="009C5B08" w:rsidRDefault="00C76244" w:rsidP="009C5B08">
      <w:pPr>
        <w:pStyle w:val="a3"/>
      </w:pPr>
      <w:ins w:id="202" w:author="Ярослав Вакула" w:date="2026-09-29T10:25:00Z">
        <w:r>
          <w:t xml:space="preserve">Руководство оператора – предназначена для пользователя или </w:t>
        </w:r>
      </w:ins>
      <w:ins w:id="203" w:author="Ярослав Вакула" w:date="2026-09-29T10:26:00Z">
        <w:r>
          <w:t xml:space="preserve">оператора содержит </w:t>
        </w:r>
        <w:proofErr w:type="gramStart"/>
        <w:r>
          <w:t>то</w:t>
        </w:r>
        <w:proofErr w:type="gramEnd"/>
        <w:r>
          <w:t xml:space="preserve"> как запустить программу и пользоваться ею.</w:t>
        </w:r>
      </w:ins>
      <w:r w:rsidR="009C5B08">
        <w:br/>
      </w:r>
      <w:r w:rsidR="009C5B08">
        <w:br/>
      </w:r>
    </w:p>
    <w:p w14:paraId="7A0F652A" w14:textId="77777777" w:rsidR="000A201F" w:rsidRDefault="000A201F"/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23923"/>
    <w:multiLevelType w:val="hybridMultilevel"/>
    <w:tmpl w:val="23C007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рослав Вакула">
    <w15:presenceInfo w15:providerId="Windows Live" w15:userId="2a070b71fc8192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A201F"/>
    <w:rsid w:val="001B18CD"/>
    <w:rsid w:val="00806AC2"/>
    <w:rsid w:val="008E5C5D"/>
    <w:rsid w:val="009C5B08"/>
    <w:rsid w:val="009E6E5E"/>
    <w:rsid w:val="00A047AB"/>
    <w:rsid w:val="00A85D1A"/>
    <w:rsid w:val="00C76244"/>
    <w:rsid w:val="00D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  <w:style w:type="table" w:styleId="a7">
    <w:name w:val="Table Grid"/>
    <w:basedOn w:val="a1"/>
    <w:uiPriority w:val="39"/>
    <w:rsid w:val="00A04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Ярослав Вакула</cp:lastModifiedBy>
  <cp:revision>4</cp:revision>
  <dcterms:created xsi:type="dcterms:W3CDTF">2026-09-29T05:45:00Z</dcterms:created>
  <dcterms:modified xsi:type="dcterms:W3CDTF">2026-09-29T07:27:00Z</dcterms:modified>
</cp:coreProperties>
</file>